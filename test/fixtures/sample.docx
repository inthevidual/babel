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body>
    <w:p>
      <w:pPr>
        <w:pStyle w:val="Title"/>
      </w:pPr>
      <w:r>
        <w:t xml:space="preserve">Annual Report on Regional Development</w:t>
      </w:r>
    </w:p>
    <w:p>
      <w:pPr>
        <w:pStyle w:val="Heading1"/>
      </w:pPr>
      <w:r>
        <w:t xml:space="preserve">1. Introduction</w:t>
      </w:r>
    </w:p>
    <w:p>
      <w:r>
        <w:t xml:space="preserve">This report is </w:t>
      </w:r>
      <w:r>
        <w:rPr>
          <w:b/>
        </w:rPr>
        <w:t xml:space="preserve">confidential</w:t>
      </w:r>
      <w:r>
        <w:t xml:space="preserve"> and intended for the </w:t>
      </w:r>
      <w:r>
        <w:rPr>
          <w:i/>
        </w:rPr>
        <w:t xml:space="preserve">board of directors</w:t>
      </w:r>
      <w:r>
        <w:t xml:space="preserve"> only. It summarises </w:t>
      </w:r>
      <w:r>
        <w:rPr>
          <w:b/>
          <w:i/>
          <w:u w:val="single"/>
        </w:rPr>
        <w:t xml:space="preserve">key</w:t>
      </w:r>
      <w:r>
        <w:t xml:space="preserve"> findings from 2025.</w:t>
      </w:r>
    </w:p>
    <w:p>
      <w:r>
        <w:t xml:space="preserve">See also </w:t>
      </w:r>
      <w:hyperlink r:id="rIdLink" w:history="1">
        <w:r>
          <w:rPr>
            <w:rStyle w:val="Hyperlink"/>
          </w:rPr>
          <w:t>the project website</w:t>
        </w:r>
      </w:hyperlink>
      <w:r>
        <w:t xml:space="preserve"> for background material.</w:t>
      </w:r>
    </w:p>
    <w:p>
      <w:pPr>
        <w:tabs>
          <w:tab w:val="left" w:pos="3600"/>
          <w:tab w:val="right" w:pos="8640"/>
        </w:tabs>
      </w:pPr>
      <w:r>
        <w:t>Item</w:t>
        <w:tab/>
        <w:t>Amount</w:t>
        <w:tab/>
        <w:t>Share</w:t>
      </w:r>
    </w:p>
    <w:p>
      <w:pPr>
        <w:tabs>
          <w:tab w:val="left" w:pos="3600"/>
          <w:tab w:val="right" w:pos="8640"/>
        </w:tabs>
      </w:pPr>
      <w:r>
        <w:t>Infrastructure</w:t>
        <w:tab/>
        <w:t>12 400 000</w:t>
        <w:tab/>
        <w:t>62 %</w:t>
      </w:r>
    </w:p>
    <w:p>
      <w:r>
        <w:t xml:space="preserve">First line of an address</w:t>
      </w:r>
      <w:r>
        <w:br/>
      </w:r>
      <w:r>
        <w:t xml:space="preserve">Second line of an address</w:t>
      </w:r>
    </w:p>
    <w:p>
      <w:pPr>
        <w:pStyle w:val="ListParagraph"/>
        <w:numPr>
          <w:ilvl w:val="0"/>
          <w:numId w:val="1"/>
        </w:numPr>
      </w:pPr>
      <w:r>
        <w:t xml:space="preserve">Improve public transport links</w:t>
      </w:r>
    </w:p>
    <w:p>
      <w:pPr>
        <w:pStyle w:val="ListParagraph"/>
        <w:numPr>
          <w:ilvl w:val="0"/>
          <w:numId w:val="1"/>
        </w:numPr>
      </w:pPr>
      <w:r>
        <w:t xml:space="preserve">Expand broadband coverage</w:t>
      </w:r>
    </w:p>
    <w:p>
      <w:pPr>
        <w:pStyle w:val="ListParagraph"/>
        <w:numPr>
          <w:ilvl w:val="0"/>
          <w:numId w:val="1"/>
        </w:numPr>
      </w:pPr>
      <w:r>
        <w:t xml:space="preserve">Support local businesses</w:t>
      </w:r>
    </w:p>
    <w:p>
      <w:r>
        <w:t xml:space="preserve">A footnote follows this sentence.</w:t>
      </w:r>
      <w:r>
        <w:rPr>
          <w:rStyle w:val="FootnoteReference"/>
        </w:rPr>
        <w:footnoteReference w:id="1"/>
      </w:r>
      <w:r>
        <w:t xml:space="preserve"> And the paragraph continues afterwards.</w:t>
      </w:r>
    </w:p>
    <w:p>
      <w:r>
        <w:t xml:space="preserve">The budget was </w:t>
      </w:r>
      <w:del w:id="90" w:author="Editor" w:date="2025-01-01T00:00:00Z">
        <w:r>
          <w:delText>reduced</w:delText>
        </w:r>
      </w:del>
      <w:ins w:id="91" w:author="Editor" w:date="2025-01-01T00:00:00Z">
        <w:r>
          <w:t>increased</w:t>
        </w:r>
      </w:ins>
      <w:r>
        <w:t xml:space="preserve"> after the review.</w:t>
      </w:r>
    </w:p>
    <w:p>
      <w:r>
        <w:t xml:space="preserve">Printed: </w:t>
      </w:r>
      <w:r>
        <w:fldChar w:fldCharType="begin"/>
      </w:r>
      <w:r>
        <w:instrText xml:space="preserve"> DATE \@ "yyyy-MM-dd" </w:instrText>
      </w:r>
      <w:r>
        <w:fldChar w:fldCharType="separate"/>
      </w:r>
      <w:r>
        <w:t xml:space="preserve">2025-06-30</w:t>
      </w:r>
      <w:r>
        <w:fldChar w:fldCharType="end"/>
      </w:r>
    </w:p>
    <w:p>
      <w:pPr>
        <w:jc w:val="center"/>
      </w:pPr>
      <w:r>
        <w:drawing>
          <wp:inline distT="0" distB="0" distL="0" distR="0">
            <wp:extent cx="1828800" cy="914400"/>
            <wp:docPr id="1" name="Picture 1"/>
            <a:graphic>
              <a:graphicData uri="http://schemas.openxmlformats.org/drawingml/2006/picture">
                <pic:pic>
                  <pic:nvPicPr>
                    <pic:cNvPr id="1" name="chart.png"/>
                    <pic:cNvPicPr/>
                  </pic:nvPicPr>
                  <pic:blipFill>
                    <a:blip r:embed="rIdImg"/>
                    <a:stretch>
                      <a:fillRect/>
                    </a:stretch>
                  </pic:blipFill>
                  <pic:spPr>
                    <a:xfrm>
                      <a:off x="0" y="0"/>
                      <a:ext cx="1828800" cy="914400"/>
                    </a:xfrm>
                    <a:prstGeom prst="rect">
                      <a:avLst/>
                    </a:prstGeom>
                  </pic:spPr>
                </pic:pic>
              </a:graphicData>
            </a:graphic>
          </wp:inline>
        </w:drawing>
      </w:r>
    </w:p>
    <w:p>
      <w:pPr>
        <w:jc w:val="center"/>
      </w:pPr>
      <w:r>
        <w:rPr>
          <w:i/>
          <w:sz w:val="18"/>
        </w:rPr>
        <w:t xml:space="preserve">Figure 1. Investment by area.</w:t>
      </w:r>
    </w:p>
    <w:tbl>
      <w:tblPr>
        <w:tblStyle w:val="TableGrid"/>
        <w:tblW w:w="9000" w:type="dxa"/>
      </w:tblPr>
      <w:tblGrid>
        <w:gridCol w:w="3000"/>
        <w:gridCol w:w="3000"/>
        <w:gridCol w:w="3000"/>
      </w:tblGrid>
      <w:tr>
        <w:tc>
          <w:tcPr>
            <w:tcW w:w="3000" w:type="dxa"/>
            <w:shd w:val="clear" w:color="auto" w:fill="D9E2F3"/>
          </w:tcPr>
          <w:p>
            <w:r>
              <w:rPr>
                <w:b/>
              </w:rPr>
              <w:t xml:space="preserve">Area</w:t>
            </w:r>
          </w:p>
        </w:tc>
        <w:tc>
          <w:tcPr>
            <w:tcW w:w="3000" w:type="dxa"/>
            <w:shd w:val="clear" w:color="auto" w:fill="D9E2F3"/>
          </w:tcPr>
          <w:p>
            <w:r>
              <w:rPr>
                <w:b/>
              </w:rPr>
              <w:t xml:space="preserve">Budget</w:t>
            </w:r>
          </w:p>
        </w:tc>
        <w:tc>
          <w:tcPr>
            <w:tcW w:w="3000" w:type="dxa"/>
            <w:shd w:val="clear" w:color="auto" w:fill="D9E2F3"/>
          </w:tcPr>
          <w:p>
            <w:r>
              <w:rPr>
                <w:b/>
              </w:rPr>
              <w:t xml:space="preserve">Status</w:t>
            </w:r>
          </w:p>
        </w:tc>
      </w:tr>
      <w:tr>
        <w:tc>
          <w:tcPr>
            <w:tcW w:w="3000" w:type="dxa"/>
          </w:tcPr>
          <w:p>
            <w:r>
              <w:t xml:space="preserve">Transport</w:t>
            </w:r>
          </w:p>
        </w:tc>
        <w:tc>
          <w:tcPr>
            <w:tcW w:w="3000" w:type="dxa"/>
          </w:tcPr>
          <w:p>
            <w:r>
              <w:t xml:space="preserve">4.2 MSEK</w:t>
            </w:r>
          </w:p>
        </w:tc>
        <w:tc>
          <w:tcPr>
            <w:tcW w:w="3000" w:type="dxa"/>
          </w:tcPr>
          <w:p>
            <w:r>
              <w:t xml:space="preserve">On track</w:t>
            </w:r>
          </w:p>
        </w:tc>
      </w:tr>
      <w:tr>
        <w:tc>
          <w:tcPr>
            <w:tcW w:w="3000" w:type="dxa"/>
          </w:tcPr>
          <w:p>
            <w:r>
              <w:t xml:space="preserve">Broadband</w:t>
            </w:r>
          </w:p>
        </w:tc>
        <w:tc>
          <w:tcPr>
            <w:tcW w:w="3000" w:type="dxa"/>
          </w:tcPr>
          <w:p>
            <w:r>
              <w:t xml:space="preserve">3.1 MSEK</w:t>
            </w:r>
          </w:p>
        </w:tc>
        <w:tc>
          <w:tcPr>
            <w:tcW w:w="3000" w:type="dxa"/>
          </w:tcPr>
          <w:p>
            <w:r>
              <w:t xml:space="preserve">Delayed</w:t>
            </w:r>
          </w:p>
        </w:tc>
      </w:tr>
      <w:tr>
        <w:tc>
          <w:tcPr>
            <w:tcW w:w="3000" w:type="dxa"/>
          </w:tcPr>
          <w:p>
            <w:r>
              <w:t xml:space="preserve">Business support</w:t>
            </w:r>
          </w:p>
        </w:tc>
        <w:tc>
          <w:tcPr>
            <w:tcW w:w="3000" w:type="dxa"/>
          </w:tcPr>
          <w:p>
            <w:r>
              <w:t xml:space="preserve">1.9 MSEK</w:t>
            </w:r>
          </w:p>
        </w:tc>
        <w:tc>
          <w:tcPr>
            <w:tcW w:w="3000" w:type="dxa"/>
          </w:tcPr>
          <w:p>
            <w:r>
              <w:t xml:space="preserve">Completed</w:t>
            </w:r>
          </w:p>
        </w:tc>
      </w:tr>
    </w:tbl>
    <w:p>
      <w:pPr>
        <w:pStyle w:val="Heading1"/>
        <w:pageBreakBefore/>
      </w:pPr>
      <w:r>
        <w:t xml:space="preserve">2. Analysis</w:t>
      </w:r>
    </w:p>
    <w:p>
      <w:r>
        <w:t xml:space="preserve">1.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2.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3.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4.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5.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6.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7.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8.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9.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The committee reviewed the proposal in detail and concluded that the regional investment should be phased over three budget years, with an evaluation after each stage. </w:t>
      </w:r>
      <w:r>
        <w:lastRenderedPageBreak/>
        <w:t xml:space="preserve">The committee reviewed the proposal in detail and concluded that the regional investment should be phased over three budget years, with an evaluation after each stage. </w:t>
      </w:r>
    </w:p>
    <w:p>
      <w:r>
        <w:t xml:space="preserve">11.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12.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13.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t xml:space="preserve">14. The committee reviewed the proposal in detail and concluded that the regional investment should be phased over three budget years, with an evaluation after each stage. The committee reviewed the proposal in detail and concluded that the regional investment should be phased over three budget years, with an evaluation after each stage. </w:t>
      </w:r>
    </w:p>
    <w:p>
      <w:r>
        <w:br w:type="page"/>
      </w:r>
    </w:p>
    <w:p>
      <w:pPr>
        <w:pStyle w:val="Heading1"/>
      </w:pPr>
      <w:r>
        <w:t xml:space="preserve">3. Conclusions</w:t>
      </w:r>
    </w:p>
    <w:p>
      <w:r>
        <w:t xml:space="preserve">The regional programme should continue. </w:t>
      </w:r>
      <w:r>
        <w:rPr>
          <w:b/>
          <w:color w:val="C00000"/>
        </w:rPr>
        <w:t xml:space="preserve">Recommendation adopted.</w:t>
      </w:r>
    </w:p>
    <w:p/>
    <w:sectPr>
      <w:headerReference w:type="default" r:id="rIdHdr"/>
      <w:footerReference w:type="default" r:id="rIdFtr"/>
      <w:footnotePr>
        <w:numFmt w:val="decimal"/>
      </w:footnotePr>
      <w:pgSz w:w="11906" w:h="16838"/>
      <w:pgMar w:top="1418" w:right="1418" w:bottom="1418" w:left="1418" w:header="709" w:footer="709" w:gutter="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
    <w:pPr>
      <w:pStyle w:val="Footer"/>
      <w:jc w:val="center"/>
    </w:pPr>
    <w:r>
      <w:t xml:space="preserve">Page </w:t>
    </w:r>
    <w:fldSimple w:instr=" PAGE ">
      <w:r>
        <w:t>1</w:t>
      </w:r>
    </w:fldSimple>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Source: Statistics Sweden, regional accounts 2024.</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
    <w:pPr>
      <w:pStyle w:val="Header"/>
      <w:jc w:val="right"/>
    </w:pPr>
    <w:r>
      <w:t xml:space="preserve">Regional Development Agency</w:t>
    </w:r>
    <w:r>
      <w:rPr>
        <w:i/>
      </w:rPr>
      <w:t xml:space="preserve"> — Annual report</w:t>
    </w:r>
  </w:p>
</w:hdr>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abstractNum w:abstractNumId="0">
    <w:multiLevelType w:val="hybridMultilevel"/>
    <w:lvl w:ilvl="0">
      <w:start w:val="1"/>
      <w:numFmt w:val="bullet"/>
      <w:lvlText w:val="•"/>
      <w:lvlJc w:val="left"/>
      <w:pPr>
        <w:ind w:left="720" w:hanging="360"/>
      </w:pPr>
      <w:rPr>
        <w:rFonts w:ascii="Symbol" w:hAnsi="Symbol" w:hint="default"/>
      </w:rPr>
    </w:lvl>
  </w:abstractNum>
  <w:num w:numId="1">
    <w:abstractNumId w:val="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proofState w:spelling="clean" w:grammar="clean"/>
  <w:defaultTabStop w:val="720"/>
  <w:characterSpacingControl w:val="doNotCompress"/>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mc="http://schemas.openxmlformats.org/markup-compatibility/2006" xmlns:w14="http://schemas.microsoft.com/office/word/2010/wordml" mc:Ignorable="w14">
  <w:docDefaults>
    <w:rPrDefault>
      <w:rPr>
        <w:rFonts w:ascii="Calibri" w:hAnsi="Calibri" w:eastAsia="Calibri" w:cs="Times New Roman"/>
        <w:sz w:val="22"/>
        <w:szCs w:val="22"/>
        <w:lang w:val="en-GB" w:eastAsia="en-US" w:bidi="ar-SA"/>
      </w:rPr>
    </w:rPrDefault>
    <w:pPrDefault>
      <w:pPr>
        <w:spacing w:after="160" w:line="259" w:lineRule="auto"/>
      </w:pPr>
    </w:pPrDefault>
  </w:docDefaults>
  <w:style w:type="paragraph" w:default="1" w:styleId="Normal">
    <w:name w:val="Normal"/>
    <w:qFormat/>
  </w:style>
  <w:style w:type="paragraph" w:styleId="Title">
    <w:name w:val="Title"/>
    <w:basedOn w:val="Normal"/>
    <w:next w:val="Normal"/>
    <w:pPr>
      <w:spacing w:after="240"/>
    </w:pPr>
    <w:rPr>
      <w:rFonts w:ascii="Cambria" w:hAnsi="Cambria"/>
      <w:color w:val="1F3864"/>
      <w:sz w:val="52"/>
    </w:rPr>
  </w:style>
  <w:style w:type="paragraph" w:styleId="Heading1">
    <w:name w:val="heading 1"/>
    <w:basedOn w:val="Normal"/>
    <w:next w:val="Normal"/>
    <w:pPr>
      <w:keepNext/>
      <w:spacing w:before="240" w:after="120"/>
      <w:outlineLvl w:val="0"/>
    </w:pPr>
    <w:rPr>
      <w:rFonts w:ascii="Cambria" w:hAnsi="Cambria"/>
      <w:b/>
      <w:color w:val="2F5496"/>
      <w:sz w:val="32"/>
    </w:rPr>
  </w:style>
  <w:style w:type="paragraph" w:styleId="ListParagraph">
    <w:name w:val="List Paragraph"/>
    <w:basedOn w:val="Normal"/>
    <w:pPr>
      <w:ind w:left="720"/>
      <w:contextualSpacing/>
    </w:pPr>
  </w:style>
  <w:style w:type="paragraph" w:styleId="Header">
    <w:name w:val="header"/>
    <w:basedOn w:val="Normal"/>
    <w:rPr>
      <w:color w:val="7F7F7F"/>
      <w:sz w:val="18"/>
    </w:rPr>
  </w:style>
  <w:style w:type="paragraph" w:styleId="Footer">
    <w:name w:val="footer"/>
    <w:basedOn w:val="Normal"/>
    <w:rPr>
      <w:sz w:val="18"/>
    </w:rPr>
  </w:style>
  <w:style w:type="paragraph" w:styleId="FootnoteText">
    <w:name w:val="footnote text"/>
    <w:basedOn w:val="Normal"/>
    <w:pPr>
      <w:spacing w:after="0"/>
    </w:pPr>
    <w:rPr>
      <w:sz w:val="18"/>
    </w:rPr>
  </w:style>
  <w:style w:type="character" w:styleId="FootnoteReference">
    <w:name w:val="footnote reference"/>
    <w:rPr>
      <w:vertAlign w:val="superscript"/>
    </w:rPr>
  </w:style>
  <w:style w:type="character" w:styleId="Hyperlink">
    <w:name w:val="Hyperlink"/>
    <w:rPr>
      <w:color w:val="0563C1"/>
      <w:u w:val="single"/>
    </w:rPr>
  </w:style>
  <w:style w:type="table" w:styleId="TableGrid">
    <w:name w:val="Table Grid"/>
    <w:pPr>
      <w:spacing w:after="0"/>
    </w:pPr>
    <w:tblPr>
      <w:tblBorders>
        <w:top w:val="single" w:sz="4" w:color="auto"/>
        <w:left w:val="single" w:sz="4" w:color="auto"/>
        <w:bottom w:val="single" w:sz="4" w:color="auto"/>
        <w:right w:val="single" w:sz="4" w:color="auto"/>
        <w:insideH w:val="single" w:sz="4" w:color="auto"/>
        <w:insideV w:val="single" w:sz="4" w:color="auto"/>
      </w:tblBorders>
      <w:tblCellMar>
        <w:left w:w="108" w:type="dxa"/>
        <w:right w:w="108" w:type="dxa"/>
      </w:tblCellMar>
    </w:tbl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Num" Type="http://schemas.openxmlformats.org/officeDocument/2006/relationships/numbering" Target="numbering.xml"/><Relationship Id="rIdFn" Type="http://schemas.openxmlformats.org/officeDocument/2006/relationships/footnotes" Target="footnotes.xml"/><Relationship Id="rIdHdr" Type="http://schemas.openxmlformats.org/officeDocument/2006/relationships/header" Target="header1.xml"/><Relationship Id="rIdFtr" Type="http://schemas.openxmlformats.org/officeDocument/2006/relationships/footer" Target="footer1.xml"/><Relationship Id="rIdImg" Type="http://schemas.openxmlformats.org/officeDocument/2006/relationships/image" Target="media/chart.png"/><Relationship Id="rIdLink" Type="http://schemas.openxmlformats.org/officeDocument/2006/relationships/hyperlink" Target="https://example.org/" TargetMode="External"/></Relationships>
</file>